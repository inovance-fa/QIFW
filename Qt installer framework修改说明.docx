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126142909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3740014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415A5" w:rsidRDefault="00E415A5" w:rsidP="00E415A5">
          <w:pPr>
            <w:pStyle w:val="TOC"/>
            <w:ind w:firstLineChars="1400" w:firstLine="2940"/>
          </w:pPr>
          <w:r>
            <w:rPr>
              <w:lang w:val="zh-CN"/>
            </w:rPr>
            <w:t>目录</w:t>
          </w:r>
        </w:p>
        <w:p w:rsidR="00E415A5" w:rsidRDefault="00E415A5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475501" w:history="1">
            <w:r w:rsidRPr="00AC24C1">
              <w:rPr>
                <w:rStyle w:val="a3"/>
                <w:rFonts w:ascii="宋体" w:eastAsia="宋体" w:hAnsi="宋体"/>
                <w:noProof/>
              </w:rPr>
              <w:t>1 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_Toc130475501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15A5" w:rsidRDefault="00011D1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30475502" w:history="1">
            <w:r w:rsidR="00E415A5" w:rsidRPr="00AC24C1">
              <w:rPr>
                <w:rStyle w:val="a3"/>
                <w:rFonts w:ascii="宋体" w:eastAsia="宋体" w:hAnsi="宋体"/>
                <w:noProof/>
              </w:rPr>
              <w:t>2 Windows Qt源代码修改</w:t>
            </w:r>
            <w:r w:rsidR="00E415A5">
              <w:rPr>
                <w:noProof/>
                <w:webHidden/>
              </w:rPr>
              <w:tab/>
            </w:r>
            <w:r w:rsidR="00E415A5">
              <w:rPr>
                <w:noProof/>
                <w:webHidden/>
              </w:rPr>
              <w:fldChar w:fldCharType="begin"/>
            </w:r>
            <w:r w:rsidR="00E415A5">
              <w:rPr>
                <w:noProof/>
                <w:webHidden/>
              </w:rPr>
              <w:instrText xml:space="preserve"> PAGEREF _Toc130475502 \h </w:instrText>
            </w:r>
            <w:r w:rsidR="00E415A5">
              <w:rPr>
                <w:noProof/>
                <w:webHidden/>
              </w:rPr>
            </w:r>
            <w:r w:rsidR="00E415A5">
              <w:rPr>
                <w:noProof/>
                <w:webHidden/>
              </w:rPr>
              <w:fldChar w:fldCharType="separate"/>
            </w:r>
            <w:r w:rsidR="00E415A5">
              <w:rPr>
                <w:noProof/>
                <w:webHidden/>
              </w:rPr>
              <w:t>1</w:t>
            </w:r>
            <w:r w:rsidR="00E415A5">
              <w:rPr>
                <w:noProof/>
                <w:webHidden/>
              </w:rPr>
              <w:fldChar w:fldCharType="end"/>
            </w:r>
          </w:hyperlink>
        </w:p>
        <w:p w:rsidR="00E415A5" w:rsidRDefault="00011D1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30475503" w:history="1">
            <w:r w:rsidR="00E415A5" w:rsidRPr="00AC24C1">
              <w:rPr>
                <w:rStyle w:val="a3"/>
                <w:noProof/>
              </w:rPr>
              <w:t>2.1 优化 archive_read_support_filter_bzip2.c</w:t>
            </w:r>
            <w:r w:rsidR="00E415A5">
              <w:rPr>
                <w:noProof/>
                <w:webHidden/>
              </w:rPr>
              <w:tab/>
            </w:r>
            <w:r w:rsidR="00E415A5">
              <w:rPr>
                <w:noProof/>
                <w:webHidden/>
              </w:rPr>
              <w:fldChar w:fldCharType="begin"/>
            </w:r>
            <w:r w:rsidR="00E415A5">
              <w:rPr>
                <w:noProof/>
                <w:webHidden/>
              </w:rPr>
              <w:instrText xml:space="preserve"> PAGEREF _Toc130475503 \h </w:instrText>
            </w:r>
            <w:r w:rsidR="00E415A5">
              <w:rPr>
                <w:noProof/>
                <w:webHidden/>
              </w:rPr>
            </w:r>
            <w:r w:rsidR="00E415A5">
              <w:rPr>
                <w:noProof/>
                <w:webHidden/>
              </w:rPr>
              <w:fldChar w:fldCharType="separate"/>
            </w:r>
            <w:r w:rsidR="00E415A5">
              <w:rPr>
                <w:noProof/>
                <w:webHidden/>
              </w:rPr>
              <w:t>1</w:t>
            </w:r>
            <w:r w:rsidR="00E415A5">
              <w:rPr>
                <w:noProof/>
                <w:webHidden/>
              </w:rPr>
              <w:fldChar w:fldCharType="end"/>
            </w:r>
          </w:hyperlink>
        </w:p>
        <w:p w:rsidR="00E415A5" w:rsidRDefault="00011D1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30475504" w:history="1">
            <w:r w:rsidR="00E415A5" w:rsidRPr="00AC24C1">
              <w:rPr>
                <w:rStyle w:val="a3"/>
                <w:noProof/>
              </w:rPr>
              <w:t>2.2 优化archive_write_set_format_filter_by_ext.c</w:t>
            </w:r>
            <w:r w:rsidR="00E415A5">
              <w:rPr>
                <w:noProof/>
                <w:webHidden/>
              </w:rPr>
              <w:tab/>
            </w:r>
            <w:r w:rsidR="00E415A5">
              <w:rPr>
                <w:noProof/>
                <w:webHidden/>
              </w:rPr>
              <w:fldChar w:fldCharType="begin"/>
            </w:r>
            <w:r w:rsidR="00E415A5">
              <w:rPr>
                <w:noProof/>
                <w:webHidden/>
              </w:rPr>
              <w:instrText xml:space="preserve"> PAGEREF _Toc130475504 \h </w:instrText>
            </w:r>
            <w:r w:rsidR="00E415A5">
              <w:rPr>
                <w:noProof/>
                <w:webHidden/>
              </w:rPr>
            </w:r>
            <w:r w:rsidR="00E415A5">
              <w:rPr>
                <w:noProof/>
                <w:webHidden/>
              </w:rPr>
              <w:fldChar w:fldCharType="separate"/>
            </w:r>
            <w:r w:rsidR="00E415A5">
              <w:rPr>
                <w:noProof/>
                <w:webHidden/>
              </w:rPr>
              <w:t>1</w:t>
            </w:r>
            <w:r w:rsidR="00E415A5">
              <w:rPr>
                <w:noProof/>
                <w:webHidden/>
              </w:rPr>
              <w:fldChar w:fldCharType="end"/>
            </w:r>
          </w:hyperlink>
        </w:p>
        <w:p w:rsidR="00E415A5" w:rsidRDefault="00011D1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30475505" w:history="1">
            <w:r w:rsidR="00E415A5" w:rsidRPr="00AC24C1">
              <w:rPr>
                <w:rStyle w:val="a3"/>
                <w:noProof/>
              </w:rPr>
              <w:t>2.3 添加LZMA压缩解压配置</w:t>
            </w:r>
            <w:r w:rsidR="00E415A5">
              <w:rPr>
                <w:noProof/>
                <w:webHidden/>
              </w:rPr>
              <w:tab/>
            </w:r>
            <w:r w:rsidR="00E415A5">
              <w:rPr>
                <w:noProof/>
                <w:webHidden/>
              </w:rPr>
              <w:fldChar w:fldCharType="begin"/>
            </w:r>
            <w:r w:rsidR="00E415A5">
              <w:rPr>
                <w:noProof/>
                <w:webHidden/>
              </w:rPr>
              <w:instrText xml:space="preserve"> PAGEREF _Toc130475505 \h </w:instrText>
            </w:r>
            <w:r w:rsidR="00E415A5">
              <w:rPr>
                <w:noProof/>
                <w:webHidden/>
              </w:rPr>
            </w:r>
            <w:r w:rsidR="00E415A5">
              <w:rPr>
                <w:noProof/>
                <w:webHidden/>
              </w:rPr>
              <w:fldChar w:fldCharType="separate"/>
            </w:r>
            <w:r w:rsidR="00E415A5">
              <w:rPr>
                <w:noProof/>
                <w:webHidden/>
              </w:rPr>
              <w:t>2</w:t>
            </w:r>
            <w:r w:rsidR="00E415A5">
              <w:rPr>
                <w:noProof/>
                <w:webHidden/>
              </w:rPr>
              <w:fldChar w:fldCharType="end"/>
            </w:r>
          </w:hyperlink>
        </w:p>
        <w:p w:rsidR="00E415A5" w:rsidRDefault="00011D1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30475506" w:history="1">
            <w:r w:rsidR="00E415A5" w:rsidRPr="00AC24C1">
              <w:rPr>
                <w:rStyle w:val="a3"/>
                <w:noProof/>
              </w:rPr>
              <w:t>2.4 优化commandlineparser.cpp</w:t>
            </w:r>
            <w:r w:rsidR="00E415A5">
              <w:rPr>
                <w:noProof/>
                <w:webHidden/>
              </w:rPr>
              <w:tab/>
            </w:r>
            <w:r w:rsidR="00E415A5">
              <w:rPr>
                <w:noProof/>
                <w:webHidden/>
              </w:rPr>
              <w:fldChar w:fldCharType="begin"/>
            </w:r>
            <w:r w:rsidR="00E415A5">
              <w:rPr>
                <w:noProof/>
                <w:webHidden/>
              </w:rPr>
              <w:instrText xml:space="preserve"> PAGEREF _Toc130475506 \h </w:instrText>
            </w:r>
            <w:r w:rsidR="00E415A5">
              <w:rPr>
                <w:noProof/>
                <w:webHidden/>
              </w:rPr>
            </w:r>
            <w:r w:rsidR="00E415A5">
              <w:rPr>
                <w:noProof/>
                <w:webHidden/>
              </w:rPr>
              <w:fldChar w:fldCharType="separate"/>
            </w:r>
            <w:r w:rsidR="00E415A5">
              <w:rPr>
                <w:noProof/>
                <w:webHidden/>
              </w:rPr>
              <w:t>2</w:t>
            </w:r>
            <w:r w:rsidR="00E415A5">
              <w:rPr>
                <w:noProof/>
                <w:webHidden/>
              </w:rPr>
              <w:fldChar w:fldCharType="end"/>
            </w:r>
          </w:hyperlink>
        </w:p>
        <w:p w:rsidR="00E415A5" w:rsidRDefault="00011D1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30475507" w:history="1">
            <w:r w:rsidR="00E415A5" w:rsidRPr="00AC24C1">
              <w:rPr>
                <w:rStyle w:val="a3"/>
                <w:noProof/>
              </w:rPr>
              <w:t>2.5 优化component_p.h</w:t>
            </w:r>
            <w:r w:rsidR="00E415A5">
              <w:rPr>
                <w:noProof/>
                <w:webHidden/>
              </w:rPr>
              <w:tab/>
            </w:r>
            <w:r w:rsidR="00E415A5">
              <w:rPr>
                <w:noProof/>
                <w:webHidden/>
              </w:rPr>
              <w:fldChar w:fldCharType="begin"/>
            </w:r>
            <w:r w:rsidR="00E415A5">
              <w:rPr>
                <w:noProof/>
                <w:webHidden/>
              </w:rPr>
              <w:instrText xml:space="preserve"> PAGEREF _Toc130475507 \h </w:instrText>
            </w:r>
            <w:r w:rsidR="00E415A5">
              <w:rPr>
                <w:noProof/>
                <w:webHidden/>
              </w:rPr>
            </w:r>
            <w:r w:rsidR="00E415A5">
              <w:rPr>
                <w:noProof/>
                <w:webHidden/>
              </w:rPr>
              <w:fldChar w:fldCharType="separate"/>
            </w:r>
            <w:r w:rsidR="00E415A5">
              <w:rPr>
                <w:noProof/>
                <w:webHidden/>
              </w:rPr>
              <w:t>2</w:t>
            </w:r>
            <w:r w:rsidR="00E415A5">
              <w:rPr>
                <w:noProof/>
                <w:webHidden/>
              </w:rPr>
              <w:fldChar w:fldCharType="end"/>
            </w:r>
          </w:hyperlink>
        </w:p>
        <w:p w:rsidR="00E415A5" w:rsidRDefault="00011D1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30475508" w:history="1">
            <w:r w:rsidR="00E415A5" w:rsidRPr="00AC24C1">
              <w:rPr>
                <w:rStyle w:val="a3"/>
                <w:noProof/>
              </w:rPr>
              <w:t>2.6 优化componentselectionpage_p.h, componentselectionpage_p.cpp</w:t>
            </w:r>
            <w:r w:rsidR="00E415A5">
              <w:rPr>
                <w:noProof/>
                <w:webHidden/>
              </w:rPr>
              <w:tab/>
            </w:r>
            <w:r w:rsidR="00E415A5">
              <w:rPr>
                <w:noProof/>
                <w:webHidden/>
              </w:rPr>
              <w:fldChar w:fldCharType="begin"/>
            </w:r>
            <w:r w:rsidR="00E415A5">
              <w:rPr>
                <w:noProof/>
                <w:webHidden/>
              </w:rPr>
              <w:instrText xml:space="preserve"> PAGEREF _Toc130475508 \h </w:instrText>
            </w:r>
            <w:r w:rsidR="00E415A5">
              <w:rPr>
                <w:noProof/>
                <w:webHidden/>
              </w:rPr>
            </w:r>
            <w:r w:rsidR="00E415A5">
              <w:rPr>
                <w:noProof/>
                <w:webHidden/>
              </w:rPr>
              <w:fldChar w:fldCharType="separate"/>
            </w:r>
            <w:r w:rsidR="00E415A5">
              <w:rPr>
                <w:noProof/>
                <w:webHidden/>
              </w:rPr>
              <w:t>2</w:t>
            </w:r>
            <w:r w:rsidR="00E415A5">
              <w:rPr>
                <w:noProof/>
                <w:webHidden/>
              </w:rPr>
              <w:fldChar w:fldCharType="end"/>
            </w:r>
          </w:hyperlink>
        </w:p>
        <w:p w:rsidR="00E415A5" w:rsidRDefault="00011D1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30475509" w:history="1">
            <w:r w:rsidR="00E415A5" w:rsidRPr="00AC24C1">
              <w:rPr>
                <w:rStyle w:val="a3"/>
                <w:noProof/>
              </w:rPr>
              <w:t>2.7 优化 messageboxhandler.cpp</w:t>
            </w:r>
            <w:r w:rsidR="00E415A5">
              <w:rPr>
                <w:noProof/>
                <w:webHidden/>
              </w:rPr>
              <w:tab/>
            </w:r>
            <w:r w:rsidR="00E415A5">
              <w:rPr>
                <w:noProof/>
                <w:webHidden/>
              </w:rPr>
              <w:fldChar w:fldCharType="begin"/>
            </w:r>
            <w:r w:rsidR="00E415A5">
              <w:rPr>
                <w:noProof/>
                <w:webHidden/>
              </w:rPr>
              <w:instrText xml:space="preserve"> PAGEREF _Toc130475509 \h </w:instrText>
            </w:r>
            <w:r w:rsidR="00E415A5">
              <w:rPr>
                <w:noProof/>
                <w:webHidden/>
              </w:rPr>
            </w:r>
            <w:r w:rsidR="00E415A5">
              <w:rPr>
                <w:noProof/>
                <w:webHidden/>
              </w:rPr>
              <w:fldChar w:fldCharType="separate"/>
            </w:r>
            <w:r w:rsidR="00E415A5">
              <w:rPr>
                <w:noProof/>
                <w:webHidden/>
              </w:rPr>
              <w:t>4</w:t>
            </w:r>
            <w:r w:rsidR="00E415A5">
              <w:rPr>
                <w:noProof/>
                <w:webHidden/>
              </w:rPr>
              <w:fldChar w:fldCharType="end"/>
            </w:r>
          </w:hyperlink>
        </w:p>
        <w:p w:rsidR="00E415A5" w:rsidRDefault="00011D1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30475510" w:history="1">
            <w:r w:rsidR="00E415A5" w:rsidRPr="00AC24C1">
              <w:rPr>
                <w:rStyle w:val="a3"/>
                <w:noProof/>
              </w:rPr>
              <w:t>2.8 优化packagemanagercore_p.cpp</w:t>
            </w:r>
            <w:r w:rsidR="00E415A5">
              <w:rPr>
                <w:noProof/>
                <w:webHidden/>
              </w:rPr>
              <w:tab/>
            </w:r>
            <w:r w:rsidR="00E415A5">
              <w:rPr>
                <w:noProof/>
                <w:webHidden/>
              </w:rPr>
              <w:fldChar w:fldCharType="begin"/>
            </w:r>
            <w:r w:rsidR="00E415A5">
              <w:rPr>
                <w:noProof/>
                <w:webHidden/>
              </w:rPr>
              <w:instrText xml:space="preserve"> PAGEREF _Toc130475510 \h </w:instrText>
            </w:r>
            <w:r w:rsidR="00E415A5">
              <w:rPr>
                <w:noProof/>
                <w:webHidden/>
              </w:rPr>
            </w:r>
            <w:r w:rsidR="00E415A5">
              <w:rPr>
                <w:noProof/>
                <w:webHidden/>
              </w:rPr>
              <w:fldChar w:fldCharType="separate"/>
            </w:r>
            <w:r w:rsidR="00E415A5">
              <w:rPr>
                <w:noProof/>
                <w:webHidden/>
              </w:rPr>
              <w:t>4</w:t>
            </w:r>
            <w:r w:rsidR="00E415A5">
              <w:rPr>
                <w:noProof/>
                <w:webHidden/>
              </w:rPr>
              <w:fldChar w:fldCharType="end"/>
            </w:r>
          </w:hyperlink>
        </w:p>
        <w:p w:rsidR="00E415A5" w:rsidRDefault="00011D1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30475511" w:history="1">
            <w:r w:rsidR="00E415A5" w:rsidRPr="00AC24C1">
              <w:rPr>
                <w:rStyle w:val="a3"/>
                <w:noProof/>
              </w:rPr>
              <w:t>2.9 优化 packagemanagergui.cpp</w:t>
            </w:r>
            <w:r w:rsidR="00E415A5">
              <w:rPr>
                <w:noProof/>
                <w:webHidden/>
              </w:rPr>
              <w:tab/>
            </w:r>
            <w:r w:rsidR="00E415A5">
              <w:rPr>
                <w:noProof/>
                <w:webHidden/>
              </w:rPr>
              <w:fldChar w:fldCharType="begin"/>
            </w:r>
            <w:r w:rsidR="00E415A5">
              <w:rPr>
                <w:noProof/>
                <w:webHidden/>
              </w:rPr>
              <w:instrText xml:space="preserve"> PAGEREF _Toc130475511 \h </w:instrText>
            </w:r>
            <w:r w:rsidR="00E415A5">
              <w:rPr>
                <w:noProof/>
                <w:webHidden/>
              </w:rPr>
            </w:r>
            <w:r w:rsidR="00E415A5">
              <w:rPr>
                <w:noProof/>
                <w:webHidden/>
              </w:rPr>
              <w:fldChar w:fldCharType="separate"/>
            </w:r>
            <w:r w:rsidR="00E415A5">
              <w:rPr>
                <w:noProof/>
                <w:webHidden/>
              </w:rPr>
              <w:t>4</w:t>
            </w:r>
            <w:r w:rsidR="00E415A5">
              <w:rPr>
                <w:noProof/>
                <w:webHidden/>
              </w:rPr>
              <w:fldChar w:fldCharType="end"/>
            </w:r>
          </w:hyperlink>
        </w:p>
        <w:p w:rsidR="00E415A5" w:rsidRDefault="00011D1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30475512" w:history="1">
            <w:r w:rsidR="00E415A5" w:rsidRPr="00AC24C1">
              <w:rPr>
                <w:rStyle w:val="a3"/>
                <w:noProof/>
              </w:rPr>
              <w:t>2.10 优化 performinstallationform.cpp</w:t>
            </w:r>
            <w:r w:rsidR="00E415A5">
              <w:rPr>
                <w:noProof/>
                <w:webHidden/>
              </w:rPr>
              <w:tab/>
            </w:r>
            <w:r w:rsidR="00E415A5">
              <w:rPr>
                <w:noProof/>
                <w:webHidden/>
              </w:rPr>
              <w:fldChar w:fldCharType="begin"/>
            </w:r>
            <w:r w:rsidR="00E415A5">
              <w:rPr>
                <w:noProof/>
                <w:webHidden/>
              </w:rPr>
              <w:instrText xml:space="preserve"> PAGEREF _Toc130475512 \h </w:instrText>
            </w:r>
            <w:r w:rsidR="00E415A5">
              <w:rPr>
                <w:noProof/>
                <w:webHidden/>
              </w:rPr>
            </w:r>
            <w:r w:rsidR="00E415A5">
              <w:rPr>
                <w:noProof/>
                <w:webHidden/>
              </w:rPr>
              <w:fldChar w:fldCharType="separate"/>
            </w:r>
            <w:r w:rsidR="00E415A5">
              <w:rPr>
                <w:noProof/>
                <w:webHidden/>
              </w:rPr>
              <w:t>5</w:t>
            </w:r>
            <w:r w:rsidR="00E415A5">
              <w:rPr>
                <w:noProof/>
                <w:webHidden/>
              </w:rPr>
              <w:fldChar w:fldCharType="end"/>
            </w:r>
          </w:hyperlink>
        </w:p>
        <w:p w:rsidR="00E415A5" w:rsidRDefault="00011D1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30475513" w:history="1">
            <w:r w:rsidR="00E415A5" w:rsidRPr="00AC24C1">
              <w:rPr>
                <w:rStyle w:val="a3"/>
                <w:noProof/>
              </w:rPr>
              <w:t>2.11 优化settings.cpp</w:t>
            </w:r>
            <w:r w:rsidR="00E415A5">
              <w:rPr>
                <w:noProof/>
                <w:webHidden/>
              </w:rPr>
              <w:tab/>
            </w:r>
            <w:r w:rsidR="00E415A5">
              <w:rPr>
                <w:noProof/>
                <w:webHidden/>
              </w:rPr>
              <w:fldChar w:fldCharType="begin"/>
            </w:r>
            <w:r w:rsidR="00E415A5">
              <w:rPr>
                <w:noProof/>
                <w:webHidden/>
              </w:rPr>
              <w:instrText xml:space="preserve"> PAGEREF _Toc130475513 \h </w:instrText>
            </w:r>
            <w:r w:rsidR="00E415A5">
              <w:rPr>
                <w:noProof/>
                <w:webHidden/>
              </w:rPr>
            </w:r>
            <w:r w:rsidR="00E415A5">
              <w:rPr>
                <w:noProof/>
                <w:webHidden/>
              </w:rPr>
              <w:fldChar w:fldCharType="separate"/>
            </w:r>
            <w:r w:rsidR="00E415A5">
              <w:rPr>
                <w:noProof/>
                <w:webHidden/>
              </w:rPr>
              <w:t>6</w:t>
            </w:r>
            <w:r w:rsidR="00E415A5">
              <w:rPr>
                <w:noProof/>
                <w:webHidden/>
              </w:rPr>
              <w:fldChar w:fldCharType="end"/>
            </w:r>
          </w:hyperlink>
        </w:p>
        <w:p w:rsidR="00E415A5" w:rsidRDefault="00011D1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30475514" w:history="1">
            <w:r w:rsidR="00E415A5" w:rsidRPr="00AC24C1">
              <w:rPr>
                <w:rStyle w:val="a3"/>
                <w:noProof/>
              </w:rPr>
              <w:t>2.12 优化 installerbasecommons.cpp</w:t>
            </w:r>
            <w:r w:rsidR="00E415A5">
              <w:rPr>
                <w:noProof/>
                <w:webHidden/>
              </w:rPr>
              <w:tab/>
            </w:r>
            <w:r w:rsidR="00E415A5">
              <w:rPr>
                <w:noProof/>
                <w:webHidden/>
              </w:rPr>
              <w:fldChar w:fldCharType="begin"/>
            </w:r>
            <w:r w:rsidR="00E415A5">
              <w:rPr>
                <w:noProof/>
                <w:webHidden/>
              </w:rPr>
              <w:instrText xml:space="preserve"> PAGEREF _Toc130475514 \h </w:instrText>
            </w:r>
            <w:r w:rsidR="00E415A5">
              <w:rPr>
                <w:noProof/>
                <w:webHidden/>
              </w:rPr>
            </w:r>
            <w:r w:rsidR="00E415A5">
              <w:rPr>
                <w:noProof/>
                <w:webHidden/>
              </w:rPr>
              <w:fldChar w:fldCharType="separate"/>
            </w:r>
            <w:r w:rsidR="00E415A5">
              <w:rPr>
                <w:noProof/>
                <w:webHidden/>
              </w:rPr>
              <w:t>6</w:t>
            </w:r>
            <w:r w:rsidR="00E415A5">
              <w:rPr>
                <w:noProof/>
                <w:webHidden/>
              </w:rPr>
              <w:fldChar w:fldCharType="end"/>
            </w:r>
          </w:hyperlink>
        </w:p>
        <w:p w:rsidR="00E415A5" w:rsidRDefault="00011D1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30475515" w:history="1">
            <w:r w:rsidR="00E415A5" w:rsidRPr="00AC24C1">
              <w:rPr>
                <w:rStyle w:val="a3"/>
                <w:rFonts w:ascii="宋体" w:eastAsia="宋体" w:hAnsi="宋体"/>
                <w:noProof/>
              </w:rPr>
              <w:t>3 编译</w:t>
            </w:r>
            <w:r w:rsidR="00E415A5">
              <w:rPr>
                <w:noProof/>
                <w:webHidden/>
              </w:rPr>
              <w:tab/>
            </w:r>
            <w:r w:rsidR="00E415A5">
              <w:rPr>
                <w:noProof/>
                <w:webHidden/>
              </w:rPr>
              <w:fldChar w:fldCharType="begin"/>
            </w:r>
            <w:r w:rsidR="00E415A5">
              <w:rPr>
                <w:noProof/>
                <w:webHidden/>
              </w:rPr>
              <w:instrText xml:space="preserve"> PAGEREF _Toc130475515 \h </w:instrText>
            </w:r>
            <w:r w:rsidR="00E415A5">
              <w:rPr>
                <w:noProof/>
                <w:webHidden/>
              </w:rPr>
            </w:r>
            <w:r w:rsidR="00E415A5">
              <w:rPr>
                <w:noProof/>
                <w:webHidden/>
              </w:rPr>
              <w:fldChar w:fldCharType="separate"/>
            </w:r>
            <w:r w:rsidR="00E415A5">
              <w:rPr>
                <w:noProof/>
                <w:webHidden/>
              </w:rPr>
              <w:t>7</w:t>
            </w:r>
            <w:r w:rsidR="00E415A5">
              <w:rPr>
                <w:noProof/>
                <w:webHidden/>
              </w:rPr>
              <w:fldChar w:fldCharType="end"/>
            </w:r>
          </w:hyperlink>
        </w:p>
        <w:p w:rsidR="00E415A5" w:rsidRDefault="00011D1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30475516" w:history="1">
            <w:r w:rsidR="00E415A5" w:rsidRPr="00AC24C1">
              <w:rPr>
                <w:rStyle w:val="a3"/>
                <w:rFonts w:ascii="宋体" w:eastAsia="宋体" w:hAnsi="宋体"/>
                <w:noProof/>
              </w:rPr>
              <w:t>4 协议声明</w:t>
            </w:r>
            <w:r w:rsidR="00E415A5">
              <w:rPr>
                <w:noProof/>
                <w:webHidden/>
              </w:rPr>
              <w:tab/>
            </w:r>
            <w:r w:rsidR="00E415A5">
              <w:rPr>
                <w:noProof/>
                <w:webHidden/>
              </w:rPr>
              <w:fldChar w:fldCharType="begin"/>
            </w:r>
            <w:r w:rsidR="00E415A5">
              <w:rPr>
                <w:noProof/>
                <w:webHidden/>
              </w:rPr>
              <w:instrText xml:space="preserve"> PAGEREF _Toc130475516 \h </w:instrText>
            </w:r>
            <w:r w:rsidR="00E415A5">
              <w:rPr>
                <w:noProof/>
                <w:webHidden/>
              </w:rPr>
            </w:r>
            <w:r w:rsidR="00E415A5">
              <w:rPr>
                <w:noProof/>
                <w:webHidden/>
              </w:rPr>
              <w:fldChar w:fldCharType="separate"/>
            </w:r>
            <w:r w:rsidR="00E415A5">
              <w:rPr>
                <w:noProof/>
                <w:webHidden/>
              </w:rPr>
              <w:t>7</w:t>
            </w:r>
            <w:r w:rsidR="00E415A5">
              <w:rPr>
                <w:noProof/>
                <w:webHidden/>
              </w:rPr>
              <w:fldChar w:fldCharType="end"/>
            </w:r>
          </w:hyperlink>
        </w:p>
        <w:p w:rsidR="00E415A5" w:rsidRDefault="00E415A5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E415A5" w:rsidRPr="00E415A5" w:rsidRDefault="00E415A5">
          <w:pPr>
            <w:rPr>
              <w:lang w:val="zh-CN"/>
            </w:rPr>
          </w:pPr>
          <w:r>
            <w:rPr>
              <w:lang w:val="zh-CN"/>
            </w:rPr>
            <w:br w:type="page"/>
          </w:r>
        </w:p>
      </w:sdtContent>
    </w:sdt>
    <w:p w:rsidR="00521F65" w:rsidRPr="00344E37" w:rsidRDefault="00521F65" w:rsidP="00521F65">
      <w:pPr>
        <w:pStyle w:val="1"/>
        <w:rPr>
          <w:rFonts w:ascii="宋体" w:eastAsia="宋体" w:hAnsi="宋体"/>
          <w:sz w:val="30"/>
          <w:szCs w:val="30"/>
        </w:rPr>
      </w:pPr>
      <w:bookmarkStart w:id="1" w:name="_Toc130475501"/>
      <w:r w:rsidRPr="00344E37">
        <w:rPr>
          <w:rFonts w:ascii="宋体" w:eastAsia="宋体" w:hAnsi="宋体" w:hint="eastAsia"/>
          <w:sz w:val="30"/>
          <w:szCs w:val="30"/>
        </w:rPr>
        <w:lastRenderedPageBreak/>
        <w:t>1</w:t>
      </w:r>
      <w:r w:rsidRPr="00344E37">
        <w:rPr>
          <w:rFonts w:ascii="宋体" w:eastAsia="宋体" w:hAnsi="宋体"/>
          <w:sz w:val="30"/>
          <w:szCs w:val="30"/>
        </w:rPr>
        <w:t xml:space="preserve"> </w:t>
      </w:r>
      <w:r w:rsidRPr="00344E37">
        <w:rPr>
          <w:rFonts w:ascii="宋体" w:eastAsia="宋体" w:hAnsi="宋体" w:hint="eastAsia"/>
          <w:sz w:val="30"/>
          <w:szCs w:val="30"/>
        </w:rPr>
        <w:t>背景</w:t>
      </w:r>
      <w:bookmarkEnd w:id="0"/>
      <w:bookmarkEnd w:id="1"/>
    </w:p>
    <w:p w:rsidR="00521F65" w:rsidRDefault="00521F65" w:rsidP="00521F6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44E37">
        <w:rPr>
          <w:rFonts w:ascii="宋体" w:eastAsia="宋体" w:hAnsi="宋体" w:hint="eastAsia"/>
          <w:sz w:val="24"/>
          <w:szCs w:val="24"/>
        </w:rPr>
        <w:t>本文档基于</w:t>
      </w:r>
      <w:r w:rsidR="00B62A5F" w:rsidRPr="00B62A5F">
        <w:rPr>
          <w:rFonts w:ascii="宋体" w:eastAsia="宋体" w:hAnsi="宋体"/>
          <w:sz w:val="24"/>
          <w:szCs w:val="24"/>
        </w:rPr>
        <w:t>installer-framework-opensource-src-4.4</w:t>
      </w:r>
      <w:r w:rsidR="00B62A5F">
        <w:rPr>
          <w:rFonts w:ascii="宋体" w:eastAsia="宋体" w:hAnsi="宋体" w:hint="eastAsia"/>
          <w:sz w:val="24"/>
          <w:szCs w:val="24"/>
        </w:rPr>
        <w:t>.</w:t>
      </w:r>
      <w:r w:rsidR="00B62A5F">
        <w:rPr>
          <w:rFonts w:ascii="宋体" w:eastAsia="宋体" w:hAnsi="宋体"/>
          <w:sz w:val="24"/>
          <w:szCs w:val="24"/>
        </w:rPr>
        <w:t>0</w:t>
      </w:r>
      <w:r w:rsidRPr="00344E37">
        <w:rPr>
          <w:rFonts w:ascii="宋体" w:eastAsia="宋体" w:hAnsi="宋体" w:hint="eastAsia"/>
          <w:sz w:val="24"/>
          <w:szCs w:val="24"/>
        </w:rPr>
        <w:t>源码修改和编译进行说明。</w:t>
      </w:r>
    </w:p>
    <w:p w:rsidR="00AC6ED9" w:rsidRPr="00344E37" w:rsidRDefault="00AC6ED9" w:rsidP="00AC6ED9">
      <w:pPr>
        <w:pStyle w:val="1"/>
        <w:rPr>
          <w:rFonts w:ascii="宋体" w:eastAsia="宋体" w:hAnsi="宋体"/>
          <w:sz w:val="30"/>
          <w:szCs w:val="30"/>
        </w:rPr>
      </w:pPr>
      <w:bookmarkStart w:id="2" w:name="_Toc126142910"/>
      <w:bookmarkStart w:id="3" w:name="_Toc130475502"/>
      <w:r w:rsidRPr="00344E37">
        <w:rPr>
          <w:rFonts w:ascii="宋体" w:eastAsia="宋体" w:hAnsi="宋体" w:hint="eastAsia"/>
          <w:sz w:val="30"/>
          <w:szCs w:val="30"/>
        </w:rPr>
        <w:t>2</w:t>
      </w:r>
      <w:r w:rsidRPr="00344E37">
        <w:rPr>
          <w:rFonts w:ascii="宋体" w:eastAsia="宋体" w:hAnsi="宋体"/>
          <w:sz w:val="30"/>
          <w:szCs w:val="30"/>
        </w:rPr>
        <w:t xml:space="preserve"> </w:t>
      </w:r>
      <w:r w:rsidRPr="00344E37">
        <w:rPr>
          <w:rFonts w:ascii="宋体" w:eastAsia="宋体" w:hAnsi="宋体" w:hint="eastAsia"/>
          <w:sz w:val="30"/>
          <w:szCs w:val="30"/>
        </w:rPr>
        <w:t>Windows</w:t>
      </w:r>
      <w:r w:rsidRPr="00344E37">
        <w:rPr>
          <w:rFonts w:ascii="宋体" w:eastAsia="宋体" w:hAnsi="宋体"/>
          <w:sz w:val="30"/>
          <w:szCs w:val="30"/>
        </w:rPr>
        <w:t xml:space="preserve"> Qt</w:t>
      </w:r>
      <w:r w:rsidRPr="00344E37">
        <w:rPr>
          <w:rFonts w:ascii="宋体" w:eastAsia="宋体" w:hAnsi="宋体" w:hint="eastAsia"/>
          <w:sz w:val="30"/>
          <w:szCs w:val="30"/>
        </w:rPr>
        <w:t>源代码修改</w:t>
      </w:r>
      <w:bookmarkEnd w:id="2"/>
      <w:bookmarkEnd w:id="3"/>
    </w:p>
    <w:p w:rsidR="00AC6ED9" w:rsidRDefault="00AC6ED9" w:rsidP="00AC6ED9">
      <w:pPr>
        <w:pStyle w:val="2"/>
      </w:pPr>
      <w:bookmarkStart w:id="4" w:name="_Toc126142911"/>
      <w:bookmarkStart w:id="5" w:name="_Toc130475503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 xml:space="preserve">优化 </w:t>
      </w:r>
      <w:bookmarkEnd w:id="4"/>
      <w:r w:rsidRPr="00AC6ED9">
        <w:t>archive_read_support_filter_bzip2.c</w:t>
      </w:r>
      <w:bookmarkEnd w:id="5"/>
    </w:p>
    <w:p w:rsidR="00AC6ED9" w:rsidRPr="00AC6ED9" w:rsidRDefault="00AC6ED9" w:rsidP="00AC6ED9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作用为:</w:t>
      </w:r>
      <w:r>
        <w:t xml:space="preserve"> </w:t>
      </w:r>
      <w:r>
        <w:rPr>
          <w:rFonts w:hint="eastAsia"/>
        </w:rPr>
        <w:t>屏蔽初始化压缩库</w:t>
      </w:r>
    </w:p>
    <w:p w:rsidR="00AC6ED9" w:rsidRPr="00AC6ED9" w:rsidRDefault="00AC6ED9" w:rsidP="00AC6ED9">
      <w:r>
        <w:rPr>
          <w:noProof/>
        </w:rPr>
        <w:drawing>
          <wp:inline distT="0" distB="0" distL="0" distR="0" wp14:anchorId="5B02CE38" wp14:editId="239A8109">
            <wp:extent cx="5686593" cy="1365166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8338" cy="139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D9" w:rsidRPr="00344E37" w:rsidRDefault="00AC6ED9" w:rsidP="00521F65">
      <w:pPr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rFonts w:hint="eastAsia"/>
        </w:rPr>
        <w:t>作用为:</w:t>
      </w:r>
      <w:r>
        <w:t xml:space="preserve"> </w:t>
      </w:r>
      <w:r>
        <w:rPr>
          <w:rFonts w:hint="eastAsia"/>
        </w:rPr>
        <w:t>屏蔽解压</w:t>
      </w:r>
    </w:p>
    <w:p w:rsidR="00AC6ED9" w:rsidRDefault="00AC6ED9">
      <w:pPr>
        <w:rPr>
          <w:rFonts w:hint="eastAsia"/>
        </w:rPr>
      </w:pPr>
      <w:r>
        <w:rPr>
          <w:noProof/>
        </w:rPr>
        <w:drawing>
          <wp:inline distT="0" distB="0" distL="0" distR="0" wp14:anchorId="4F23152E" wp14:editId="51D40221">
            <wp:extent cx="5274310" cy="10172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6D3" w:rsidRDefault="00AC6ED9" w:rsidP="00F746D3">
      <w:pPr>
        <w:pStyle w:val="2"/>
      </w:pPr>
      <w:bookmarkStart w:id="6" w:name="_Toc130475504"/>
      <w:r>
        <w:t>2.2 优化</w:t>
      </w:r>
      <w:r w:rsidRPr="00AC6ED9">
        <w:t>archive_write_set_format_filter_by_ext.c</w:t>
      </w:r>
      <w:bookmarkEnd w:id="6"/>
    </w:p>
    <w:p w:rsidR="00F746D3" w:rsidRDefault="00F746D3" w:rsidP="00F746D3">
      <w:pPr>
        <w:rPr>
          <w:rFonts w:hint="eastAsia"/>
        </w:rPr>
      </w:pPr>
      <w:r>
        <w:t>作用为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屏蔽 </w:t>
      </w:r>
      <w:r>
        <w:t>.</w:t>
      </w:r>
      <w:r>
        <w:rPr>
          <w:rFonts w:hint="eastAsia"/>
        </w:rPr>
        <w:t>tar.bz2解压</w:t>
      </w:r>
    </w:p>
    <w:p w:rsidR="00F746D3" w:rsidRDefault="00F746D3" w:rsidP="00F746D3">
      <w:pPr>
        <w:rPr>
          <w:rFonts w:hint="eastAsia"/>
        </w:rPr>
      </w:pPr>
      <w:r>
        <w:rPr>
          <w:noProof/>
        </w:rPr>
        <w:drawing>
          <wp:inline distT="0" distB="0" distL="0" distR="0" wp14:anchorId="5347D2E8" wp14:editId="57695211">
            <wp:extent cx="5274310" cy="5238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6D3" w:rsidRDefault="007D4B4B" w:rsidP="007D4B4B">
      <w:pPr>
        <w:pStyle w:val="2"/>
      </w:pPr>
      <w:bookmarkStart w:id="7" w:name="_Toc130475505"/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添加L</w:t>
      </w:r>
      <w:r>
        <w:t>ZMA</w:t>
      </w:r>
      <w:r>
        <w:rPr>
          <w:rFonts w:hint="eastAsia"/>
        </w:rPr>
        <w:t>压缩解压配置</w:t>
      </w:r>
      <w:bookmarkEnd w:id="7"/>
    </w:p>
    <w:p w:rsidR="007D4B4B" w:rsidRDefault="007D4B4B" w:rsidP="007D4B4B">
      <w:pPr>
        <w:rPr>
          <w:rFonts w:hint="eastAsia"/>
        </w:rPr>
      </w:pPr>
      <w:r>
        <w:rPr>
          <w:noProof/>
        </w:rPr>
        <w:drawing>
          <wp:inline distT="0" distB="0" distL="0" distR="0" wp14:anchorId="3267CF1D" wp14:editId="1F1316DD">
            <wp:extent cx="5274310" cy="7886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4B" w:rsidRDefault="007D4B4B" w:rsidP="007D4B4B">
      <w:pPr>
        <w:pStyle w:val="2"/>
      </w:pPr>
      <w:bookmarkStart w:id="8" w:name="_Toc130475506"/>
      <w:r>
        <w:rPr>
          <w:rFonts w:hint="eastAsia"/>
        </w:rPr>
        <w:lastRenderedPageBreak/>
        <w:t>2.4</w:t>
      </w:r>
      <w:r>
        <w:t xml:space="preserve"> 优化</w:t>
      </w:r>
      <w:r w:rsidRPr="007D4B4B">
        <w:t>commandlineparser.cpp</w:t>
      </w:r>
      <w:bookmarkEnd w:id="8"/>
    </w:p>
    <w:p w:rsidR="007D4B4B" w:rsidRPr="007D4B4B" w:rsidRDefault="007D4B4B" w:rsidP="007D4B4B">
      <w:pPr>
        <w:rPr>
          <w:rFonts w:hint="eastAsia"/>
        </w:rPr>
      </w:pPr>
      <w:r>
        <w:t>作用为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增加杂项安装选项</w:t>
      </w:r>
    </w:p>
    <w:p w:rsidR="007D4B4B" w:rsidRDefault="007D4B4B" w:rsidP="007D4B4B">
      <w:pPr>
        <w:rPr>
          <w:rFonts w:hint="eastAsia"/>
        </w:rPr>
      </w:pPr>
      <w:r>
        <w:rPr>
          <w:noProof/>
        </w:rPr>
        <w:drawing>
          <wp:inline distT="0" distB="0" distL="0" distR="0" wp14:anchorId="1E9F2D70" wp14:editId="01695787">
            <wp:extent cx="5274310" cy="6108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4B" w:rsidRDefault="007D4B4B" w:rsidP="007D4B4B">
      <w:pPr>
        <w:pStyle w:val="2"/>
      </w:pPr>
      <w:bookmarkStart w:id="9" w:name="_Toc130475507"/>
      <w:r>
        <w:rPr>
          <w:rFonts w:hint="eastAsia"/>
        </w:rPr>
        <w:t>2.5</w:t>
      </w:r>
      <w:r w:rsidR="00DB0F3F">
        <w:t xml:space="preserve"> </w:t>
      </w:r>
      <w:r>
        <w:t>优化</w:t>
      </w:r>
      <w:r w:rsidRPr="007D4B4B">
        <w:t>component_p.h</w:t>
      </w:r>
      <w:bookmarkEnd w:id="9"/>
    </w:p>
    <w:p w:rsidR="007D4B4B" w:rsidRPr="007D4B4B" w:rsidRDefault="007D4B4B" w:rsidP="007D4B4B">
      <w:pPr>
        <w:rPr>
          <w:rFonts w:hint="eastAsia"/>
        </w:rPr>
      </w:pPr>
      <w:r>
        <w:t>作用为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增加配置文件</w:t>
      </w:r>
    </w:p>
    <w:p w:rsidR="007D4B4B" w:rsidRDefault="007D4B4B" w:rsidP="007D4B4B">
      <w:pPr>
        <w:rPr>
          <w:rFonts w:hint="eastAsia"/>
        </w:rPr>
      </w:pPr>
      <w:r>
        <w:rPr>
          <w:noProof/>
        </w:rPr>
        <w:drawing>
          <wp:inline distT="0" distB="0" distL="0" distR="0" wp14:anchorId="75D2061D" wp14:editId="5335E08C">
            <wp:extent cx="5274310" cy="4730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4B" w:rsidRDefault="007D4B4B" w:rsidP="007D4B4B">
      <w:pPr>
        <w:pStyle w:val="2"/>
        <w:wordWrap w:val="0"/>
        <w:spacing w:line="415" w:lineRule="auto"/>
      </w:pPr>
      <w:bookmarkStart w:id="10" w:name="_Toc130475508"/>
      <w:r>
        <w:rPr>
          <w:rFonts w:hint="eastAsia"/>
        </w:rPr>
        <w:t>2.</w:t>
      </w:r>
      <w:r w:rsidR="00DB0F3F">
        <w:rPr>
          <w:rFonts w:hint="eastAsia"/>
        </w:rPr>
        <w:t>6</w:t>
      </w:r>
      <w:r w:rsidR="00DB0F3F">
        <w:t xml:space="preserve"> </w:t>
      </w:r>
      <w:r>
        <w:t>优化</w:t>
      </w:r>
      <w:r w:rsidRPr="007D4B4B">
        <w:t>componentselectionpage_p.h</w:t>
      </w:r>
      <w:r>
        <w:t>,</w:t>
      </w:r>
      <w:r w:rsidRPr="007D4B4B">
        <w:t xml:space="preserve"> componentselectionpage_p.cpp</w:t>
      </w:r>
      <w:bookmarkEnd w:id="10"/>
    </w:p>
    <w:p w:rsidR="00EA70F9" w:rsidRDefault="00EA70F9" w:rsidP="00EA70F9">
      <w:r>
        <w:rPr>
          <w:rFonts w:hint="eastAsia"/>
        </w:rPr>
        <w:t>作用为:</w:t>
      </w:r>
      <w:r>
        <w:t xml:space="preserve"> </w:t>
      </w:r>
      <w:r>
        <w:rPr>
          <w:rFonts w:hint="eastAsia"/>
        </w:rPr>
        <w:t>添加成员变量</w:t>
      </w:r>
    </w:p>
    <w:p w:rsidR="00EA70F9" w:rsidRDefault="00EA70F9" w:rsidP="00EA70F9"/>
    <w:p w:rsidR="00EA70F9" w:rsidRDefault="00EA70F9" w:rsidP="00EA70F9">
      <w:pPr>
        <w:rPr>
          <w:rFonts w:hint="eastAsia"/>
        </w:rPr>
      </w:pPr>
      <w:r>
        <w:rPr>
          <w:noProof/>
        </w:rPr>
        <w:drawing>
          <wp:inline distT="0" distB="0" distL="0" distR="0" wp14:anchorId="642AED8F" wp14:editId="74DC464F">
            <wp:extent cx="5274310" cy="12192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0F9" w:rsidRDefault="00EA70F9" w:rsidP="00EA70F9">
      <w:pPr>
        <w:rPr>
          <w:rFonts w:hint="eastAsia"/>
        </w:rPr>
      </w:pPr>
      <w:r>
        <w:rPr>
          <w:noProof/>
        </w:rPr>
        <w:drawing>
          <wp:inline distT="0" distB="0" distL="0" distR="0" wp14:anchorId="573D3223" wp14:editId="2DB64A46">
            <wp:extent cx="5274310" cy="6654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0F9" w:rsidRDefault="00EA70F9" w:rsidP="00EA70F9">
      <w:pPr>
        <w:rPr>
          <w:rFonts w:hint="eastAsia"/>
        </w:rPr>
      </w:pPr>
      <w:r>
        <w:rPr>
          <w:noProof/>
        </w:rPr>
        <w:drawing>
          <wp:inline distT="0" distB="0" distL="0" distR="0" wp14:anchorId="5992FD10" wp14:editId="0B1177DC">
            <wp:extent cx="5274310" cy="6286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0F9" w:rsidRDefault="00EA70F9" w:rsidP="00EA70F9">
      <w:r>
        <w:rPr>
          <w:noProof/>
        </w:rPr>
        <w:lastRenderedPageBreak/>
        <w:drawing>
          <wp:inline distT="0" distB="0" distL="0" distR="0" wp14:anchorId="2365B48E" wp14:editId="0156003E">
            <wp:extent cx="5274310" cy="18072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0F9" w:rsidRDefault="00EA70F9" w:rsidP="00EA70F9"/>
    <w:p w:rsidR="00EA70F9" w:rsidRDefault="00EA70F9" w:rsidP="00EA70F9">
      <w:r>
        <w:rPr>
          <w:rFonts w:hint="eastAsia"/>
        </w:rPr>
        <w:t>作用为:</w:t>
      </w:r>
      <w:r>
        <w:t xml:space="preserve"> </w:t>
      </w:r>
      <w:r>
        <w:rPr>
          <w:rFonts w:hint="eastAsia"/>
        </w:rPr>
        <w:t>隐藏查找栏</w:t>
      </w:r>
    </w:p>
    <w:p w:rsidR="00EA70F9" w:rsidRDefault="00EA70F9" w:rsidP="00EA70F9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添加安装目录界面</w:t>
      </w:r>
    </w:p>
    <w:p w:rsidR="00EA70F9" w:rsidRDefault="00EA70F9" w:rsidP="00EA70F9">
      <w:r>
        <w:rPr>
          <w:rFonts w:hint="eastAsia"/>
        </w:rPr>
        <w:t xml:space="preserve"> </w:t>
      </w:r>
      <w:r>
        <w:t xml:space="preserve">      </w:t>
      </w:r>
      <w:r w:rsidRPr="00EA70F9">
        <w:rPr>
          <w:rFonts w:hint="eastAsia"/>
        </w:rPr>
        <w:t>根据配置字段选择是否生成存历史数据储路径选择框</w:t>
      </w:r>
    </w:p>
    <w:p w:rsidR="00EA70F9" w:rsidRDefault="00EA70F9" w:rsidP="00EA70F9">
      <w:r>
        <w:rPr>
          <w:noProof/>
        </w:rPr>
        <w:drawing>
          <wp:inline distT="0" distB="0" distL="0" distR="0" wp14:anchorId="4D92C865" wp14:editId="1B2FD9F2">
            <wp:extent cx="5274310" cy="18053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0F9" w:rsidRDefault="00EA70F9" w:rsidP="00EA70F9">
      <w:r>
        <w:rPr>
          <w:rFonts w:hint="eastAsia"/>
        </w:rPr>
        <w:t>作用为:</w:t>
      </w:r>
      <w:r>
        <w:t xml:space="preserve"> </w:t>
      </w:r>
      <w:r>
        <w:rPr>
          <w:rFonts w:hint="eastAsia"/>
        </w:rPr>
        <w:t>隐藏工具栏</w:t>
      </w:r>
    </w:p>
    <w:p w:rsidR="00EA70F9" w:rsidRDefault="00EA70F9" w:rsidP="00EA70F9">
      <w:pPr>
        <w:rPr>
          <w:rFonts w:hint="eastAsia"/>
        </w:rPr>
      </w:pPr>
      <w:r>
        <w:rPr>
          <w:noProof/>
        </w:rPr>
        <w:drawing>
          <wp:inline distT="0" distB="0" distL="0" distR="0" wp14:anchorId="6BE89D5D" wp14:editId="416009FD">
            <wp:extent cx="5274310" cy="11563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0F9" w:rsidRDefault="00EA70F9" w:rsidP="00EA70F9">
      <w:pPr>
        <w:rPr>
          <w:rFonts w:hint="eastAsia"/>
        </w:rPr>
      </w:pPr>
      <w:r>
        <w:rPr>
          <w:rFonts w:hint="eastAsia"/>
        </w:rPr>
        <w:t>作用为:</w:t>
      </w:r>
      <w:r>
        <w:t xml:space="preserve"> </w:t>
      </w:r>
      <w:r>
        <w:rPr>
          <w:rFonts w:hint="eastAsia"/>
        </w:rPr>
        <w:t>去掉栈式布局只显示定制页面</w:t>
      </w:r>
    </w:p>
    <w:p w:rsidR="00DB0F3F" w:rsidRDefault="00EA70F9" w:rsidP="00EA70F9">
      <w:pPr>
        <w:rPr>
          <w:rFonts w:hint="eastAsia"/>
        </w:rPr>
      </w:pPr>
      <w:r>
        <w:rPr>
          <w:noProof/>
        </w:rPr>
        <w:drawing>
          <wp:inline distT="0" distB="0" distL="0" distR="0" wp14:anchorId="2EC059C5" wp14:editId="43674C1A">
            <wp:extent cx="5274310" cy="10407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F3F" w:rsidRDefault="00DB0F3F" w:rsidP="00DB0F3F">
      <w:pPr>
        <w:pStyle w:val="2"/>
      </w:pPr>
      <w:bookmarkStart w:id="11" w:name="_Toc130475509"/>
      <w:r>
        <w:rPr>
          <w:rFonts w:hint="eastAsia"/>
        </w:rPr>
        <w:t>2.7</w:t>
      </w:r>
      <w:r>
        <w:t xml:space="preserve"> </w:t>
      </w:r>
      <w:r>
        <w:rPr>
          <w:rFonts w:hint="eastAsia"/>
        </w:rPr>
        <w:t xml:space="preserve">优化 </w:t>
      </w:r>
      <w:r w:rsidRPr="00DB0F3F">
        <w:t>messageboxhandler.cpp</w:t>
      </w:r>
      <w:bookmarkEnd w:id="11"/>
    </w:p>
    <w:p w:rsidR="00DB0F3F" w:rsidRPr="00DB0F3F" w:rsidRDefault="00DB0F3F" w:rsidP="00DB0F3F">
      <w:r>
        <w:rPr>
          <w:rFonts w:hint="eastAsia"/>
        </w:rPr>
        <w:t>作用:</w:t>
      </w:r>
      <w:r>
        <w:t xml:space="preserve"> </w:t>
      </w:r>
      <w:r>
        <w:rPr>
          <w:rFonts w:hint="eastAsia"/>
        </w:rPr>
        <w:t>重写提示框</w:t>
      </w:r>
    </w:p>
    <w:p w:rsidR="00DB0F3F" w:rsidRDefault="00DB0F3F" w:rsidP="00DB0F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98F8DE" wp14:editId="41FD2989">
            <wp:extent cx="5274310" cy="18973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F3F" w:rsidRDefault="00DB0F3F" w:rsidP="00DB0F3F">
      <w:pPr>
        <w:pStyle w:val="2"/>
      </w:pPr>
      <w:bookmarkStart w:id="12" w:name="_Toc130475510"/>
      <w:r>
        <w:rPr>
          <w:rFonts w:hint="eastAsia"/>
        </w:rPr>
        <w:t>2.8</w:t>
      </w:r>
      <w:r>
        <w:t xml:space="preserve"> </w:t>
      </w:r>
      <w:r>
        <w:rPr>
          <w:rFonts w:hint="eastAsia"/>
        </w:rPr>
        <w:t>优化</w:t>
      </w:r>
      <w:r w:rsidRPr="00DB0F3F">
        <w:t>packagemanagercore_p.cpp</w:t>
      </w:r>
      <w:bookmarkEnd w:id="12"/>
    </w:p>
    <w:p w:rsidR="00DB0F3F" w:rsidRPr="00DB0F3F" w:rsidRDefault="00DB0F3F" w:rsidP="00DB0F3F">
      <w:pPr>
        <w:rPr>
          <w:rFonts w:hint="eastAsia"/>
        </w:rPr>
      </w:pPr>
      <w:r>
        <w:rPr>
          <w:rFonts w:hint="eastAsia"/>
        </w:rPr>
        <w:t>作用：</w:t>
      </w:r>
      <w:r w:rsidRPr="00DB0F3F">
        <w:rPr>
          <w:rFonts w:hint="eastAsia"/>
        </w:rPr>
        <w:t>维护工具进行重命名</w:t>
      </w:r>
    </w:p>
    <w:p w:rsidR="00DB0F3F" w:rsidRDefault="00DB0F3F" w:rsidP="00EA70F9">
      <w:r>
        <w:rPr>
          <w:noProof/>
        </w:rPr>
        <w:drawing>
          <wp:inline distT="0" distB="0" distL="0" distR="0" wp14:anchorId="4E7EBB75" wp14:editId="71B58C74">
            <wp:extent cx="5274310" cy="6680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F3F" w:rsidRDefault="00DB0F3F" w:rsidP="00DB0F3F">
      <w:pPr>
        <w:pStyle w:val="2"/>
      </w:pPr>
      <w:bookmarkStart w:id="13" w:name="_Toc130475511"/>
      <w:r>
        <w:rPr>
          <w:rFonts w:hint="eastAsia"/>
        </w:rPr>
        <w:t>2.9</w:t>
      </w:r>
      <w:r>
        <w:t xml:space="preserve"> </w:t>
      </w:r>
      <w:r>
        <w:rPr>
          <w:rFonts w:hint="eastAsia"/>
        </w:rPr>
        <w:t xml:space="preserve">优化 </w:t>
      </w:r>
      <w:r w:rsidRPr="00DB0F3F">
        <w:t>packagemanagergui.cpp</w:t>
      </w:r>
      <w:bookmarkEnd w:id="13"/>
    </w:p>
    <w:p w:rsidR="00DB0F3F" w:rsidRDefault="00DB0F3F" w:rsidP="00DB0F3F">
      <w:r>
        <w:rPr>
          <w:rFonts w:hint="eastAsia"/>
        </w:rPr>
        <w:t>作用：安装向导管理页面已经欢迎页面修改</w:t>
      </w:r>
    </w:p>
    <w:p w:rsidR="00DB0F3F" w:rsidRDefault="00DB0F3F" w:rsidP="00DB0F3F">
      <w:pPr>
        <w:rPr>
          <w:rFonts w:hint="eastAsia"/>
        </w:rPr>
      </w:pPr>
      <w:r>
        <w:rPr>
          <w:noProof/>
        </w:rPr>
        <w:drawing>
          <wp:inline distT="0" distB="0" distL="0" distR="0" wp14:anchorId="0D1F1FF2" wp14:editId="343B3D29">
            <wp:extent cx="5274310" cy="1285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F3F" w:rsidRDefault="00DB0F3F" w:rsidP="00DB0F3F">
      <w:r>
        <w:rPr>
          <w:noProof/>
        </w:rPr>
        <w:drawing>
          <wp:inline distT="0" distB="0" distL="0" distR="0" wp14:anchorId="7FF77274" wp14:editId="4FE1FB46">
            <wp:extent cx="5274310" cy="8515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F3F" w:rsidRDefault="00DB0F3F" w:rsidP="00DB0F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32849F" wp14:editId="783007E1">
            <wp:extent cx="5274310" cy="2216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F3F" w:rsidRPr="00256A83" w:rsidRDefault="00DB0F3F" w:rsidP="00EA70F9">
      <w:pPr>
        <w:rPr>
          <w:rFonts w:hint="eastAsia"/>
        </w:rPr>
      </w:pPr>
      <w:r>
        <w:rPr>
          <w:rFonts w:hint="eastAsia"/>
        </w:rPr>
        <w:t>作用:</w:t>
      </w:r>
      <w:r>
        <w:t xml:space="preserve"> </w:t>
      </w:r>
      <w:r>
        <w:rPr>
          <w:rFonts w:hint="eastAsia"/>
        </w:rPr>
        <w:t>删除dotnet安装包</w:t>
      </w:r>
    </w:p>
    <w:p w:rsidR="00DB0F3F" w:rsidRDefault="00DB0F3F" w:rsidP="00EA70F9">
      <w:pPr>
        <w:rPr>
          <w:rFonts w:hint="eastAsia"/>
        </w:rPr>
      </w:pPr>
      <w:r>
        <w:rPr>
          <w:noProof/>
        </w:rPr>
        <w:drawing>
          <wp:inline distT="0" distB="0" distL="0" distR="0" wp14:anchorId="1AF0C5E5" wp14:editId="567D7CCA">
            <wp:extent cx="5274310" cy="6356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F3F" w:rsidRDefault="00DB0F3F" w:rsidP="00256A83">
      <w:pPr>
        <w:pStyle w:val="2"/>
        <w:rPr>
          <w:rFonts w:hint="eastAsia"/>
        </w:rPr>
      </w:pPr>
      <w:bookmarkStart w:id="14" w:name="_Toc130475512"/>
      <w:r>
        <w:rPr>
          <w:rFonts w:hint="eastAsia"/>
        </w:rPr>
        <w:t>2.10</w:t>
      </w:r>
      <w:r>
        <w:t xml:space="preserve"> </w:t>
      </w:r>
      <w:r>
        <w:rPr>
          <w:rFonts w:hint="eastAsia"/>
        </w:rPr>
        <w:t xml:space="preserve">优化 </w:t>
      </w:r>
      <w:r w:rsidRPr="00DB0F3F">
        <w:t>performinstallationform.cpp</w:t>
      </w:r>
      <w:bookmarkEnd w:id="14"/>
    </w:p>
    <w:p w:rsidR="00DB0F3F" w:rsidRDefault="00DB0F3F" w:rsidP="00EA70F9">
      <w:r>
        <w:rPr>
          <w:rFonts w:hint="eastAsia"/>
        </w:rPr>
        <w:t>作用:</w:t>
      </w:r>
      <w:r>
        <w:t xml:space="preserve"> </w:t>
      </w:r>
      <w:r>
        <w:rPr>
          <w:rFonts w:hint="eastAsia"/>
        </w:rPr>
        <w:t>预安装界面修改</w:t>
      </w:r>
    </w:p>
    <w:p w:rsidR="007A379B" w:rsidRDefault="007A379B" w:rsidP="00EA70F9">
      <w:pPr>
        <w:rPr>
          <w:rFonts w:hint="eastAsia"/>
        </w:rPr>
      </w:pPr>
      <w:r>
        <w:rPr>
          <w:noProof/>
        </w:rPr>
        <w:drawing>
          <wp:inline distT="0" distB="0" distL="0" distR="0" wp14:anchorId="02465627" wp14:editId="0338EA22">
            <wp:extent cx="4942936" cy="2163204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6878" cy="216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79B" w:rsidRDefault="007A379B" w:rsidP="00EA70F9">
      <w:pPr>
        <w:rPr>
          <w:rFonts w:hint="eastAsia"/>
        </w:rPr>
      </w:pPr>
      <w:r>
        <w:rPr>
          <w:noProof/>
        </w:rPr>
        <w:drawing>
          <wp:inline distT="0" distB="0" distL="0" distR="0" wp14:anchorId="57CB8652" wp14:editId="05E0E099">
            <wp:extent cx="5274310" cy="18167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79B" w:rsidRDefault="007A379B" w:rsidP="007A379B">
      <w:pPr>
        <w:pStyle w:val="2"/>
      </w:pPr>
      <w:bookmarkStart w:id="15" w:name="_Toc130475513"/>
      <w:r>
        <w:rPr>
          <w:rFonts w:hint="eastAsia"/>
        </w:rPr>
        <w:lastRenderedPageBreak/>
        <w:t>2.11</w:t>
      </w:r>
      <w:r>
        <w:t xml:space="preserve"> </w:t>
      </w:r>
      <w:r>
        <w:rPr>
          <w:rFonts w:hint="eastAsia"/>
        </w:rPr>
        <w:t>优化settings</w:t>
      </w:r>
      <w:r>
        <w:t>.cpp</w:t>
      </w:r>
      <w:bookmarkEnd w:id="15"/>
    </w:p>
    <w:p w:rsidR="007A379B" w:rsidRPr="007A379B" w:rsidRDefault="007A379B" w:rsidP="007A379B">
      <w:r>
        <w:rPr>
          <w:rFonts w:hint="eastAsia"/>
        </w:rPr>
        <w:t>作用:</w:t>
      </w:r>
      <w:r>
        <w:t xml:space="preserve"> </w:t>
      </w:r>
      <w:r>
        <w:rPr>
          <w:rFonts w:hint="eastAsia"/>
        </w:rPr>
        <w:t>保存自定义配置文件数据</w:t>
      </w:r>
    </w:p>
    <w:p w:rsidR="007A379B" w:rsidRDefault="007A379B" w:rsidP="00EA70F9">
      <w:pPr>
        <w:rPr>
          <w:rFonts w:hint="eastAsia"/>
        </w:rPr>
      </w:pPr>
      <w:r>
        <w:rPr>
          <w:noProof/>
        </w:rPr>
        <w:drawing>
          <wp:inline distT="0" distB="0" distL="0" distR="0" wp14:anchorId="021CD271" wp14:editId="0307443C">
            <wp:extent cx="5274310" cy="5969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79B" w:rsidRDefault="007A379B" w:rsidP="007A379B">
      <w:pPr>
        <w:pStyle w:val="2"/>
      </w:pPr>
      <w:bookmarkStart w:id="16" w:name="_Toc130475514"/>
      <w:r>
        <w:rPr>
          <w:rFonts w:hint="eastAsia"/>
        </w:rPr>
        <w:t>2.12</w:t>
      </w:r>
      <w:r>
        <w:t xml:space="preserve"> </w:t>
      </w:r>
      <w:r>
        <w:rPr>
          <w:rFonts w:hint="eastAsia"/>
        </w:rPr>
        <w:t xml:space="preserve">优化 </w:t>
      </w:r>
      <w:r w:rsidRPr="007A379B">
        <w:t>installerbasecommons.cpp</w:t>
      </w:r>
      <w:bookmarkEnd w:id="16"/>
    </w:p>
    <w:p w:rsidR="007A379B" w:rsidRDefault="007A379B" w:rsidP="00EA70F9">
      <w:pPr>
        <w:rPr>
          <w:rFonts w:hint="eastAsia"/>
        </w:rPr>
      </w:pPr>
      <w:r>
        <w:rPr>
          <w:rFonts w:hint="eastAsia"/>
        </w:rPr>
        <w:t>作用:</w:t>
      </w:r>
      <w:r>
        <w:t xml:space="preserve"> </w:t>
      </w:r>
      <w:r>
        <w:rPr>
          <w:rFonts w:hint="eastAsia"/>
        </w:rPr>
        <w:t xml:space="preserve"> 修改安装页面</w:t>
      </w:r>
    </w:p>
    <w:p w:rsidR="007A379B" w:rsidRDefault="007A379B" w:rsidP="00EA70F9">
      <w:pPr>
        <w:rPr>
          <w:rFonts w:hint="eastAsia"/>
        </w:rPr>
      </w:pPr>
      <w:r>
        <w:rPr>
          <w:noProof/>
        </w:rPr>
        <w:drawing>
          <wp:inline distT="0" distB="0" distL="0" distR="0" wp14:anchorId="1763BD1B" wp14:editId="58255BBC">
            <wp:extent cx="5274310" cy="12680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79B" w:rsidRDefault="007A379B" w:rsidP="00B62A5F">
      <w:pPr>
        <w:pStyle w:val="1"/>
        <w:rPr>
          <w:rFonts w:ascii="宋体" w:eastAsia="宋体" w:hAnsi="宋体"/>
          <w:sz w:val="30"/>
          <w:szCs w:val="30"/>
        </w:rPr>
      </w:pPr>
      <w:bookmarkStart w:id="17" w:name="_Toc126142988"/>
      <w:bookmarkStart w:id="18" w:name="_Toc130475515"/>
      <w:r w:rsidRPr="00B62A5F">
        <w:rPr>
          <w:rFonts w:ascii="宋体" w:eastAsia="宋体" w:hAnsi="宋体"/>
          <w:sz w:val="30"/>
          <w:szCs w:val="30"/>
        </w:rPr>
        <w:t>3</w:t>
      </w:r>
      <w:r w:rsidR="00B62A5F" w:rsidRPr="00B62A5F">
        <w:rPr>
          <w:rFonts w:ascii="宋体" w:eastAsia="宋体" w:hAnsi="宋体"/>
          <w:sz w:val="30"/>
          <w:szCs w:val="30"/>
        </w:rPr>
        <w:t xml:space="preserve"> </w:t>
      </w:r>
      <w:r w:rsidRPr="00B62A5F">
        <w:rPr>
          <w:rFonts w:ascii="宋体" w:eastAsia="宋体" w:hAnsi="宋体" w:hint="eastAsia"/>
          <w:sz w:val="30"/>
          <w:szCs w:val="30"/>
        </w:rPr>
        <w:t>编译</w:t>
      </w:r>
      <w:bookmarkEnd w:id="17"/>
      <w:bookmarkEnd w:id="18"/>
    </w:p>
    <w:p w:rsidR="00DD59E7" w:rsidRDefault="00E81BB2" w:rsidP="00DD59E7">
      <w:pPr>
        <w:rPr>
          <w:del w:id="19" w:author="Comparison" w:date="2023-03-28T14:40:00Z"/>
        </w:rPr>
      </w:pPr>
      <w:r>
        <w:t>1.</w:t>
      </w:r>
      <w:del w:id="20" w:author="Comparison" w:date="2023-03-28T14:40:00Z">
        <w:r w:rsidR="00DD59E7">
          <w:rPr>
            <w:rFonts w:hint="eastAsia"/>
          </w:rPr>
          <w:delText>QIFW 下载地址qt https://download.qt.io/official_releases/qt-installer-framework/4.4.0/</w:delText>
        </w:r>
      </w:del>
    </w:p>
    <w:p w:rsidR="00DD59E7" w:rsidRDefault="00DD59E7" w:rsidP="00DD59E7">
      <w:pPr>
        <w:rPr>
          <w:del w:id="21" w:author="Comparison" w:date="2023-03-28T14:40:00Z"/>
        </w:rPr>
      </w:pPr>
      <w:del w:id="22" w:author="Comparison" w:date="2023-03-28T14:40:00Z">
        <w:r>
          <w:rPr>
            <w:rFonts w:hint="eastAsia"/>
          </w:rPr>
          <w:delText>Qt5.15.2静态编译 下载地址https://download.qt.io/official_releases/qt/5.15/5.15.2/single/</w:delText>
        </w:r>
      </w:del>
    </w:p>
    <w:p w:rsidR="00DD59E7" w:rsidRDefault="00DD59E7" w:rsidP="00DD59E7">
      <w:pPr>
        <w:rPr>
          <w:del w:id="23" w:author="Comparison" w:date="2023-03-28T14:40:00Z"/>
        </w:rPr>
      </w:pPr>
    </w:p>
    <w:p w:rsidR="00DD59E7" w:rsidRDefault="00DD59E7" w:rsidP="00DD59E7">
      <w:pPr>
        <w:rPr>
          <w:del w:id="24" w:author="Comparison" w:date="2023-03-28T14:40:00Z"/>
        </w:rPr>
      </w:pPr>
      <w:del w:id="25" w:author="Comparison" w:date="2023-03-28T14:40:00Z">
        <w:r>
          <w:rPr>
            <w:rFonts w:hint="eastAsia"/>
          </w:rPr>
          <w:delText>QIFW 下载地址qt https://download.qt.io/official_releases/qt-installer-framework/4.4.0/</w:delText>
        </w:r>
      </w:del>
    </w:p>
    <w:p w:rsidR="00DD59E7" w:rsidRDefault="00DD59E7" w:rsidP="00DD59E7">
      <w:pPr>
        <w:rPr>
          <w:del w:id="26" w:author="Comparison" w:date="2023-03-28T14:40:00Z"/>
        </w:rPr>
      </w:pPr>
      <w:del w:id="27" w:author="Comparison" w:date="2023-03-28T14:40:00Z">
        <w:r>
          <w:rPr>
            <w:rFonts w:hint="eastAsia"/>
          </w:rPr>
          <w:delText>Qt5.15.2静态编译 下载地址https://download.qt.io/official_releases/qt/5.15/5.15.2/single/</w:delText>
        </w:r>
      </w:del>
    </w:p>
    <w:p w:rsidR="00665116" w:rsidRDefault="00DD59E7" w:rsidP="00DD59E7">
      <w:ins w:id="28" w:author="Comparison" w:date="2023-03-28T14:41:00Z">
        <w:r>
          <w:rPr>
            <w:rFonts w:hint="eastAsia"/>
          </w:rPr>
          <w:t>下载</w:t>
        </w:r>
        <w:r w:rsidR="009272A5">
          <w:rPr>
            <w:rFonts w:hint="eastAsia"/>
          </w:rPr>
          <w:t>qt-installer-framework</w:t>
        </w:r>
      </w:ins>
      <w:r w:rsidR="009272A5">
        <w:rPr>
          <w:rFonts w:hint="eastAsia"/>
        </w:rPr>
        <w:t>，</w:t>
      </w:r>
      <w:ins w:id="29" w:author="Comparison" w:date="2023-03-28T14:41:00Z">
        <w:r>
          <w:rPr>
            <w:rFonts w:hint="eastAsia"/>
          </w:rPr>
          <w:t xml:space="preserve">地址qt </w:t>
        </w:r>
      </w:ins>
      <w:r w:rsidR="00665116">
        <w:fldChar w:fldCharType="begin"/>
      </w:r>
      <w:r w:rsidR="00665116">
        <w:instrText xml:space="preserve"> HYPERLINK "</w:instrText>
      </w:r>
      <w:ins w:id="30" w:author="Comparison" w:date="2023-03-28T14:41:00Z">
        <w:r w:rsidR="00665116">
          <w:rPr>
            <w:rFonts w:hint="eastAsia"/>
          </w:rPr>
          <w:instrText>https://download.qt.io/official_releases/qt-installer-framework/4.4.0/</w:instrText>
        </w:r>
      </w:ins>
      <w:r w:rsidR="00665116">
        <w:instrText xml:space="preserve">" </w:instrText>
      </w:r>
      <w:r w:rsidR="00665116">
        <w:fldChar w:fldCharType="separate"/>
      </w:r>
      <w:ins w:id="31" w:author="Comparison" w:date="2023-03-28T14:41:00Z">
        <w:r w:rsidR="00665116" w:rsidRPr="00660956">
          <w:rPr>
            <w:rStyle w:val="a3"/>
            <w:rFonts w:hint="eastAsia"/>
          </w:rPr>
          <w:t>https://download.qt.io/official_releases/qt-installer-framework/4.4.0/</w:t>
        </w:r>
      </w:ins>
      <w:r w:rsidR="00665116">
        <w:fldChar w:fldCharType="end"/>
      </w:r>
    </w:p>
    <w:p w:rsidR="00DD59E7" w:rsidRDefault="00E81BB2" w:rsidP="00DD59E7">
      <w:r>
        <w:t>2.</w:t>
      </w:r>
      <w:ins w:id="32" w:author="Comparison" w:date="2023-03-28T14:41:00Z">
        <w:r w:rsidR="00DD59E7">
          <w:rPr>
            <w:rFonts w:hint="eastAsia"/>
          </w:rPr>
          <w:t>Qt5.15.2静态编译</w:t>
        </w:r>
      </w:ins>
      <w:r w:rsidR="00386A2D">
        <w:rPr>
          <w:rFonts w:hint="eastAsia"/>
        </w:rPr>
        <w:t>，</w:t>
      </w:r>
      <w:ins w:id="33" w:author="Comparison" w:date="2023-03-28T14:41:00Z">
        <w:r w:rsidR="00DD59E7">
          <w:rPr>
            <w:rFonts w:hint="eastAsia"/>
          </w:rPr>
          <w:t>地址</w:t>
        </w:r>
      </w:ins>
      <w:r w:rsidR="00665116">
        <w:fldChar w:fldCharType="begin"/>
      </w:r>
      <w:r w:rsidR="00665116">
        <w:instrText xml:space="preserve"> HYPERLINK "</w:instrText>
      </w:r>
      <w:ins w:id="34" w:author="Comparison" w:date="2023-03-28T14:41:00Z">
        <w:r w:rsidR="00665116">
          <w:rPr>
            <w:rFonts w:hint="eastAsia"/>
          </w:rPr>
          <w:instrText>https://download.qt.io/official_releases/qt/5.15/5.15.2/single/</w:instrText>
        </w:r>
      </w:ins>
      <w:r w:rsidR="00665116">
        <w:instrText xml:space="preserve">" </w:instrText>
      </w:r>
      <w:r w:rsidR="00665116">
        <w:fldChar w:fldCharType="separate"/>
      </w:r>
      <w:ins w:id="35" w:author="Comparison" w:date="2023-03-28T14:41:00Z">
        <w:r w:rsidR="00665116" w:rsidRPr="00660956">
          <w:rPr>
            <w:rStyle w:val="a3"/>
            <w:rFonts w:hint="eastAsia"/>
          </w:rPr>
          <w:t>https://download.qt.io/official_releases/qt/5.15/5.15.2/single/</w:t>
        </w:r>
      </w:ins>
      <w:r w:rsidR="00665116">
        <w:fldChar w:fldCharType="end"/>
      </w:r>
    </w:p>
    <w:p w:rsidR="008C31E6" w:rsidRDefault="008C31E6" w:rsidP="00DD59E7">
      <w:r>
        <w:rPr>
          <w:rFonts w:hint="eastAsia"/>
        </w:rPr>
        <w:t>3</w:t>
      </w:r>
      <w:r>
        <w:t>.</w:t>
      </w:r>
      <w:r w:rsidR="00D103CA">
        <w:rPr>
          <w:rFonts w:hint="eastAsia"/>
        </w:rPr>
        <w:t>安装后的目录结构如下图：</w:t>
      </w:r>
    </w:p>
    <w:p w:rsidR="00D103CA" w:rsidRDefault="00085B7F" w:rsidP="00256A8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AD626C2" wp14:editId="17094794">
            <wp:extent cx="4362450" cy="88536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0708" cy="89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9E7" w:rsidRPr="00DD59E7" w:rsidRDefault="008C31E6" w:rsidP="00DD59E7">
      <w:pPr>
        <w:rPr>
          <w:rFonts w:hint="eastAsia"/>
        </w:rPr>
      </w:pPr>
      <w:r>
        <w:t>4</w:t>
      </w:r>
      <w:r w:rsidR="00665116">
        <w:t>.</w:t>
      </w:r>
      <w:r w:rsidR="009E7358">
        <w:rPr>
          <w:rFonts w:hint="eastAsia"/>
        </w:rPr>
        <w:t>将仓库</w:t>
      </w:r>
      <w:r w:rsidR="00575317" w:rsidRPr="00575317">
        <w:t>QIFW4.4.0</w:t>
      </w:r>
      <w:r w:rsidR="00575317">
        <w:rPr>
          <w:rFonts w:hint="eastAsia"/>
        </w:rPr>
        <w:t>目录下修改内容拷贝到</w:t>
      </w:r>
      <w:ins w:id="36" w:author="Comparison" w:date="2023-03-28T14:41:00Z">
        <w:r w:rsidR="00575317">
          <w:rPr>
            <w:rFonts w:hint="eastAsia"/>
          </w:rPr>
          <w:t>qt-installer-framework</w:t>
        </w:r>
      </w:ins>
      <w:r w:rsidR="00575317">
        <w:rPr>
          <w:rFonts w:hint="eastAsia"/>
        </w:rPr>
        <w:t>安装目录下。</w:t>
      </w:r>
    </w:p>
    <w:p w:rsidR="00B62A5F" w:rsidRPr="007A379B" w:rsidRDefault="00DF3AC0" w:rsidP="007A379B">
      <w:r>
        <w:rPr>
          <w:rFonts w:hint="eastAsia"/>
        </w:rPr>
        <w:t>5</w:t>
      </w:r>
      <w:r>
        <w:t>.</w:t>
      </w:r>
      <w:r w:rsidR="00B62A5F">
        <w:rPr>
          <w:rFonts w:hint="eastAsia"/>
        </w:rPr>
        <w:t>新增头文件目录 zlib及 xz</w:t>
      </w:r>
      <w:r w:rsidR="00B62A5F">
        <w:t xml:space="preserve"> </w:t>
      </w:r>
      <w:r w:rsidR="00B62A5F">
        <w:rPr>
          <w:rFonts w:hint="eastAsia"/>
        </w:rPr>
        <w:t>。</w:t>
      </w:r>
    </w:p>
    <w:p w:rsidR="007A379B" w:rsidRDefault="007A379B" w:rsidP="00EA70F9">
      <w:pPr>
        <w:rPr>
          <w:rFonts w:hint="eastAsia"/>
        </w:rPr>
      </w:pPr>
      <w:r>
        <w:rPr>
          <w:noProof/>
        </w:rPr>
        <w:drawing>
          <wp:inline distT="0" distB="0" distL="0" distR="0" wp14:anchorId="43F435AC" wp14:editId="7A9B134E">
            <wp:extent cx="5274310" cy="2673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A5F" w:rsidRDefault="007A379B" w:rsidP="00EA70F9">
      <w:r>
        <w:rPr>
          <w:noProof/>
        </w:rPr>
        <w:drawing>
          <wp:inline distT="0" distB="0" distL="0" distR="0" wp14:anchorId="6503C5AF" wp14:editId="7658B8CD">
            <wp:extent cx="5274310" cy="7239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7" w:name="_GoBack"/>
      <w:bookmarkEnd w:id="37"/>
    </w:p>
    <w:p w:rsidR="00B62A5F" w:rsidRDefault="00B62A5F" w:rsidP="00B62A5F">
      <w:pPr>
        <w:pStyle w:val="1"/>
        <w:rPr>
          <w:rFonts w:ascii="宋体" w:eastAsia="宋体" w:hAnsi="宋体"/>
          <w:sz w:val="30"/>
          <w:szCs w:val="30"/>
        </w:rPr>
      </w:pPr>
      <w:bookmarkStart w:id="38" w:name="_Toc130475516"/>
      <w:r w:rsidRPr="00B62A5F">
        <w:rPr>
          <w:rFonts w:ascii="宋体" w:eastAsia="宋体" w:hAnsi="宋体" w:hint="eastAsia"/>
          <w:sz w:val="30"/>
          <w:szCs w:val="30"/>
        </w:rPr>
        <w:lastRenderedPageBreak/>
        <w:t>4</w:t>
      </w:r>
      <w:r w:rsidRPr="00B62A5F">
        <w:rPr>
          <w:rFonts w:ascii="宋体" w:eastAsia="宋体" w:hAnsi="宋体"/>
          <w:sz w:val="30"/>
          <w:szCs w:val="30"/>
        </w:rPr>
        <w:t xml:space="preserve"> </w:t>
      </w:r>
      <w:r w:rsidRPr="00B62A5F">
        <w:rPr>
          <w:rFonts w:ascii="宋体" w:eastAsia="宋体" w:hAnsi="宋体" w:hint="eastAsia"/>
          <w:sz w:val="30"/>
          <w:szCs w:val="30"/>
        </w:rPr>
        <w:t>协议声明</w:t>
      </w:r>
      <w:bookmarkEnd w:id="38"/>
    </w:p>
    <w:p w:rsidR="00B62A5F" w:rsidRDefault="00B62A5F" w:rsidP="0099064E">
      <w:pPr>
        <w:ind w:firstLine="420"/>
      </w:pPr>
      <w:r>
        <w:rPr>
          <w:rFonts w:hint="eastAsia"/>
        </w:rPr>
        <w:t xml:space="preserve"> </w:t>
      </w:r>
      <w:r w:rsidR="00FE769F">
        <w:rPr>
          <w:rFonts w:hint="eastAsia"/>
        </w:rPr>
        <w:t>软件的协议和修改说明</w:t>
      </w:r>
      <w:r w:rsidR="004A0DA5">
        <w:rPr>
          <w:rFonts w:hint="eastAsia"/>
        </w:rPr>
        <w:t>如下图所示</w:t>
      </w:r>
      <w:r w:rsidR="00FA30A3">
        <w:rPr>
          <w:rFonts w:hint="eastAsia"/>
        </w:rPr>
        <w:t>。</w:t>
      </w:r>
    </w:p>
    <w:p w:rsidR="006E2CF0" w:rsidRDefault="006E2CF0" w:rsidP="006E2CF0">
      <w:r>
        <w:rPr>
          <w:noProof/>
        </w:rPr>
        <w:drawing>
          <wp:inline distT="0" distB="0" distL="0" distR="0" wp14:anchorId="70356DAB" wp14:editId="3DC34497">
            <wp:extent cx="5274310" cy="11766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BF1" w:rsidRPr="009E1BF1" w:rsidRDefault="0060232E" w:rsidP="00C45198">
      <w:r>
        <w:rPr>
          <w:noProof/>
        </w:rPr>
        <w:drawing>
          <wp:inline distT="0" distB="0" distL="0" distR="0" wp14:anchorId="4E5D0C40" wp14:editId="3B7DC7A6">
            <wp:extent cx="5274310" cy="7162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BF1" w:rsidRPr="009E1B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1D19" w:rsidRDefault="00011D19" w:rsidP="004A0DA5">
      <w:r>
        <w:separator/>
      </w:r>
    </w:p>
  </w:endnote>
  <w:endnote w:type="continuationSeparator" w:id="0">
    <w:p w:rsidR="00011D19" w:rsidRDefault="00011D19" w:rsidP="004A0D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1D19" w:rsidRDefault="00011D19" w:rsidP="004A0DA5">
      <w:r>
        <w:separator/>
      </w:r>
    </w:p>
  </w:footnote>
  <w:footnote w:type="continuationSeparator" w:id="0">
    <w:p w:rsidR="00011D19" w:rsidRDefault="00011D19" w:rsidP="004A0DA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F65"/>
    <w:rsid w:val="00011D19"/>
    <w:rsid w:val="000678D7"/>
    <w:rsid w:val="00083949"/>
    <w:rsid w:val="00085B7F"/>
    <w:rsid w:val="000953DF"/>
    <w:rsid w:val="001F249C"/>
    <w:rsid w:val="00256A83"/>
    <w:rsid w:val="00353F19"/>
    <w:rsid w:val="00386A2D"/>
    <w:rsid w:val="003C4921"/>
    <w:rsid w:val="00476BDD"/>
    <w:rsid w:val="004A000A"/>
    <w:rsid w:val="004A0DA5"/>
    <w:rsid w:val="00521F65"/>
    <w:rsid w:val="00535B29"/>
    <w:rsid w:val="00575317"/>
    <w:rsid w:val="0060232E"/>
    <w:rsid w:val="0062390B"/>
    <w:rsid w:val="00665116"/>
    <w:rsid w:val="006E2CF0"/>
    <w:rsid w:val="00753F4C"/>
    <w:rsid w:val="007A379B"/>
    <w:rsid w:val="007B7606"/>
    <w:rsid w:val="007D4B4B"/>
    <w:rsid w:val="008173D6"/>
    <w:rsid w:val="008544B5"/>
    <w:rsid w:val="008C31E6"/>
    <w:rsid w:val="009272A5"/>
    <w:rsid w:val="009304C7"/>
    <w:rsid w:val="0099064E"/>
    <w:rsid w:val="009E1BF1"/>
    <w:rsid w:val="009E7358"/>
    <w:rsid w:val="00AC6ED9"/>
    <w:rsid w:val="00B255ED"/>
    <w:rsid w:val="00B62A5F"/>
    <w:rsid w:val="00B81DD7"/>
    <w:rsid w:val="00C45198"/>
    <w:rsid w:val="00C81696"/>
    <w:rsid w:val="00CE1E7B"/>
    <w:rsid w:val="00D103CA"/>
    <w:rsid w:val="00D371C9"/>
    <w:rsid w:val="00D5178C"/>
    <w:rsid w:val="00DB0F3F"/>
    <w:rsid w:val="00DD59E7"/>
    <w:rsid w:val="00DF3AC0"/>
    <w:rsid w:val="00E415A5"/>
    <w:rsid w:val="00E81BB2"/>
    <w:rsid w:val="00EA70F9"/>
    <w:rsid w:val="00F23E17"/>
    <w:rsid w:val="00F746D3"/>
    <w:rsid w:val="00FA30A3"/>
    <w:rsid w:val="00FE7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949507"/>
  <w15:chartTrackingRefBased/>
  <w15:docId w15:val="{33584B47-58FD-4857-8C05-49E33D288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1F6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21F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C6E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D4B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21F6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C6ED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D4B4B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E415A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415A5"/>
  </w:style>
  <w:style w:type="paragraph" w:styleId="21">
    <w:name w:val="toc 2"/>
    <w:basedOn w:val="a"/>
    <w:next w:val="a"/>
    <w:autoRedefine/>
    <w:uiPriority w:val="39"/>
    <w:unhideWhenUsed/>
    <w:rsid w:val="00E415A5"/>
    <w:pPr>
      <w:ind w:leftChars="200" w:left="420"/>
    </w:pPr>
  </w:style>
  <w:style w:type="character" w:styleId="a3">
    <w:name w:val="Hyperlink"/>
    <w:basedOn w:val="a0"/>
    <w:uiPriority w:val="99"/>
    <w:unhideWhenUsed/>
    <w:rsid w:val="00E415A5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4A0D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A0DA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A0D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A0DA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14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71D448-29BA-49AD-B82E-7BDDC1C67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8</Pages>
  <Words>464</Words>
  <Characters>2647</Characters>
  <Application>Microsoft Office Word</Application>
  <DocSecurity>0</DocSecurity>
  <Lines>22</Lines>
  <Paragraphs>6</Paragraphs>
  <ScaleCrop>false</ScaleCrop>
  <Company>Organization</Company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liuyixin（刘壹新）</dc:creator>
  <cp:keywords/>
  <dc:description/>
  <cp:lastModifiedBy>wangpeijie（王培杰）</cp:lastModifiedBy>
  <cp:revision>59</cp:revision>
  <dcterms:created xsi:type="dcterms:W3CDTF">2023-03-23T01:18:00Z</dcterms:created>
  <dcterms:modified xsi:type="dcterms:W3CDTF">2023-03-28T10:27:00Z</dcterms:modified>
</cp:coreProperties>
</file>